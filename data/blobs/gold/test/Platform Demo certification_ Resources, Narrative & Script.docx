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dj9iagoig8t" w:id="0"/>
      <w:bookmarkEnd w:id="0"/>
      <w:r w:rsidDel="00000000" w:rsidR="00000000" w:rsidRPr="00000000">
        <w:rPr>
          <w:rtl w:val="0"/>
        </w:rPr>
        <w:t xml:space="preserve">Platform/Lakehouse Demo certification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vlrg47nzrca" w:id="1"/>
      <w:bookmarkEnd w:id="1"/>
      <w:r w:rsidDel="00000000" w:rsidR="00000000" w:rsidRPr="00000000">
        <w:rPr>
          <w:rtl w:val="0"/>
        </w:rPr>
        <w:t xml:space="preserve">Objective &amp; tips: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Keep the platform demo (both slides and code) in less than 25 minutes.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Do not explain </w:t>
      </w:r>
      <w:r w:rsidDel="00000000" w:rsidR="00000000" w:rsidRPr="00000000">
        <w:rPr>
          <w:rFonts w:ascii="Barlow" w:cs="Barlow" w:eastAsia="Barlow" w:hAnsi="Barlow"/>
          <w:i w:val="1"/>
          <w:rtl w:val="0"/>
        </w:rPr>
        <w:t xml:space="preserve">how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things work, explain </w:t>
      </w:r>
      <w:r w:rsidDel="00000000" w:rsidR="00000000" w:rsidRPr="00000000">
        <w:rPr>
          <w:rFonts w:ascii="Barlow" w:cs="Barlow" w:eastAsia="Barlow" w:hAnsi="Barlow"/>
          <w:i w:val="1"/>
          <w:rtl w:val="0"/>
        </w:rPr>
        <w:t xml:space="preserve">why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they are useful.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Idea is not to cover everything, but rather show an end-to-end Lakehouse story.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Focus is on the Lakehouse storytelling, not individual features and functions.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This guide is a version of how a platform demo may look like. You might not be able to hit all of the talking points or may want to add your own—this is ok. </w:t>
      </w:r>
    </w:p>
    <w:p w:rsidR="00000000" w:rsidDel="00000000" w:rsidP="00000000" w:rsidRDefault="00000000" w:rsidRPr="00000000" w14:paraId="00000008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g9mvh1x2rwrd" w:id="2"/>
      <w:bookmarkEnd w:id="2"/>
      <w:r w:rsidDel="00000000" w:rsidR="00000000" w:rsidRPr="00000000">
        <w:rPr>
          <w:sz w:val="40"/>
          <w:szCs w:val="40"/>
          <w:rtl w:val="0"/>
        </w:rPr>
        <w:t xml:space="preserve">Demo 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demo leverages the </w:t>
      </w:r>
      <w:r w:rsidDel="00000000" w:rsidR="00000000" w:rsidRPr="00000000">
        <w:rPr>
          <w:rFonts w:ascii="Barlow" w:cs="Barlow" w:eastAsia="Barlow" w:hAnsi="Barlow"/>
          <w:i w:val="1"/>
          <w:rtl w:val="0"/>
        </w:rPr>
        <w:t xml:space="preserve">dbdemos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library and the content in go/field-demos. We strongly recommend you use the following content, using for example E2 field eng or CS2E workspace.</w:t>
      </w:r>
    </w:p>
    <w:p w:rsidR="00000000" w:rsidDel="00000000" w:rsidP="00000000" w:rsidRDefault="00000000" w:rsidRPr="00000000" w14:paraId="0000000A">
      <w:pPr>
        <w:ind w:left="0" w:firstLine="0"/>
        <w:rPr>
          <w:rFonts w:ascii="Barlow" w:cs="Barlow" w:eastAsia="Barlow" w:hAnsi="Barlow"/>
          <w:b w:val="1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Demo deck:</w:t>
      </w:r>
    </w:p>
    <w:p w:rsidR="00000000" w:rsidDel="00000000" w:rsidP="00000000" w:rsidRDefault="00000000" w:rsidRPr="00000000" w14:paraId="0000000B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ab/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Lakehouse Demo Certification: Deck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Prerequisite:</w:t>
      </w:r>
    </w:p>
    <w:p w:rsidR="00000000" w:rsidDel="00000000" w:rsidP="00000000" w:rsidRDefault="00000000" w:rsidRPr="00000000" w14:paraId="0000000D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From E2 field eng or CS2E workspace, create a notebook to setup the demo assets with </w:t>
      </w:r>
      <w:r w:rsidDel="00000000" w:rsidR="00000000" w:rsidRPr="00000000">
        <w:rPr>
          <w:rFonts w:ascii="Barlow" w:cs="Barlow" w:eastAsia="Barlow" w:hAnsi="Barlow"/>
          <w:i w:val="1"/>
          <w:rtl w:val="0"/>
        </w:rPr>
        <w:t xml:space="preserve">dbdemos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908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arlow" w:cs="Barlow" w:eastAsia="Barlow" w:hAnsi="Barlow"/>
          <w:i w:val="1"/>
        </w:rPr>
      </w:pPr>
      <w:r w:rsidDel="00000000" w:rsidR="00000000" w:rsidRPr="00000000">
        <w:rPr>
          <w:rFonts w:ascii="Barlow" w:cs="Barlow" w:eastAsia="Barlow" w:hAnsi="Barlow"/>
          <w:i w:val="1"/>
          <w:rtl w:val="0"/>
        </w:rPr>
        <w:t xml:space="preserve">Note: Make sure you are using one of the workspace supported by </w:t>
      </w:r>
      <w:hyperlink r:id="rId9">
        <w:r w:rsidDel="00000000" w:rsidR="00000000" w:rsidRPr="00000000">
          <w:rPr>
            <w:rFonts w:ascii="Barlow" w:cs="Barlow" w:eastAsia="Barlow" w:hAnsi="Barlow"/>
            <w:i w:val="1"/>
            <w:color w:val="1155cc"/>
            <w:u w:val="single"/>
            <w:rtl w:val="0"/>
          </w:rPr>
          <w:t xml:space="preserve">go/field-demos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Demo Script:</w:t>
      </w:r>
    </w:p>
    <w:p w:rsidR="00000000" w:rsidDel="00000000" w:rsidP="00000000" w:rsidRDefault="00000000" w:rsidRPr="00000000" w14:paraId="00000016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0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Start from the final objective: open </w:t>
      </w:r>
      <w:commentRangeStart w:id="0"/>
      <w:commentRangeStart w:id="1"/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Customer</w:t>
      </w:r>
      <w:ins w:author="Grzegorz Rusin" w:id="0" w:date="2022-12-12T14:35:46Z">
        <w:r w:rsidDel="00000000" w:rsidR="00000000" w:rsidRPr="00000000">
          <w:rPr>
            <w:rFonts w:ascii="Barlow" w:cs="Barlow" w:eastAsia="Barlow" w:hAnsi="Barlow"/>
            <w:i w:val="1"/>
            <w:sz w:val="20"/>
            <w:szCs w:val="20"/>
            <w:rtl w:val="0"/>
          </w:rPr>
          <w:t xml:space="preserve"> </w:t>
        </w:r>
        <w:r w:rsidDel="00000000" w:rsidR="00000000" w:rsidRPr="00000000">
          <w:rPr>
            <w:rFonts w:ascii="Barlow" w:cs="Barlow" w:eastAsia="Barlow" w:hAnsi="Barlow"/>
            <w:i w:val="1"/>
            <w:sz w:val="20"/>
            <w:szCs w:val="20"/>
            <w:rtl w:val="0"/>
          </w:rPr>
          <w:t xml:space="preserve">Prediction </w:t>
        </w:r>
      </w:ins>
      <w:del w:author="Grzegorz Rusin" w:id="0" w:date="2022-12-12T14:35:46Z">
        <w:r w:rsidDel="00000000" w:rsidR="00000000" w:rsidRPr="00000000">
          <w:rPr>
            <w:rFonts w:ascii="Barlow" w:cs="Barlow" w:eastAsia="Barlow" w:hAnsi="Barlow"/>
            <w:i w:val="1"/>
            <w:sz w:val="20"/>
            <w:szCs w:val="20"/>
            <w:rtl w:val="0"/>
          </w:rPr>
          <w:delText xml:space="preserve"> </w:delText>
        </w:r>
      </w:del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Churn - Universal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 Browse the dashboard’s KPI: classic and “predictive” KPIs coming from ML models.</w:t>
      </w:r>
    </w:p>
    <w:p w:rsidR="00000000" w:rsidDel="00000000" w:rsidP="00000000" w:rsidRDefault="00000000" w:rsidRPr="00000000" w14:paraId="00000018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1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Open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00-churn-introduction-lakehouse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 Recapitulate the 4 steps the data team needs to achieve to make the dashboard.</w:t>
      </w:r>
    </w:p>
    <w:p w:rsidR="00000000" w:rsidDel="00000000" w:rsidP="00000000" w:rsidRDefault="00000000" w:rsidRPr="00000000" w14:paraId="0000001B">
      <w:pPr>
        <w:rPr>
          <w:rFonts w:ascii="Barlow" w:cs="Barlow" w:eastAsia="Barlow" w:hAnsi="Barlow"/>
          <w:sz w:val="20"/>
          <w:szCs w:val="20"/>
        </w:rPr>
      </w:pPr>
      <w:del w:author="Sal De Loera" w:id="1" w:date="2022-12-12T19:57:25Z">
        <w:r w:rsidDel="00000000" w:rsidR="00000000" w:rsidRPr="00000000">
          <w:rPr>
            <w:rFonts w:ascii="Barlow" w:cs="Barlow" w:eastAsia="Barlow" w:hAnsi="Barlow"/>
            <w:sz w:val="20"/>
            <w:szCs w:val="20"/>
          </w:rPr>
          <w:drawing>
            <wp:inline distB="114300" distT="114300" distL="114300" distR="114300">
              <wp:extent cx="5943600" cy="3009900"/>
              <wp:effectExtent b="0" l="0" r="0" t="0"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09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2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Open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01.1-DLT-churn-SQL.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Mention data engineers' common challenges and how DLT ease their life. Explain (high-level) the SQL steps until the ML model is loaded as a Spark UDF (5/).</w:t>
      </w:r>
    </w:p>
    <w:p w:rsidR="00000000" w:rsidDel="00000000" w:rsidP="00000000" w:rsidRDefault="00000000" w:rsidRPr="00000000" w14:paraId="0000001E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3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Change to the ML Persona.</w:t>
      </w:r>
    </w:p>
    <w:p w:rsidR="00000000" w:rsidDel="00000000" w:rsidP="00000000" w:rsidRDefault="00000000" w:rsidRPr="00000000" w14:paraId="00000021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46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4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Go to the Model Registry. Look for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dbdemos_customer_churn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5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Select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dbdemos_customer_churn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 model. Elaborate on model versioning which enhances DS collaboration and model reproducibility.</w:t>
      </w:r>
    </w:p>
    <w:p w:rsidR="00000000" w:rsidDel="00000000" w:rsidP="00000000" w:rsidRDefault="00000000" w:rsidRPr="00000000" w14:paraId="00000027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6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Click on the latest version. Show the inputs and output so that DE/DA knows how to score the model.</w:t>
      </w:r>
    </w:p>
    <w:p w:rsidR="00000000" w:rsidDel="00000000" w:rsidP="00000000" w:rsidRDefault="00000000" w:rsidRPr="00000000" w14:paraId="0000002A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7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Select the source run (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lightgbm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). Browse the artifacts explaining Data Scientists can document their experiments which helps collaboration.</w:t>
      </w:r>
    </w:p>
    <w:p w:rsidR="00000000" w:rsidDel="00000000" w:rsidP="00000000" w:rsidRDefault="00000000" w:rsidRPr="00000000" w14:paraId="0000002D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8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Open source job’s run and briefly scroll the notebook mentioning AutoML capabilities.</w:t>
      </w:r>
    </w:p>
    <w:p w:rsidR="00000000" w:rsidDel="00000000" w:rsidP="00000000" w:rsidRDefault="00000000" w:rsidRPr="00000000" w14:paraId="00000030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9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Come back to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01.1-DLT-churn-SQL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 Show on the last SQL statement how the model can be scored out of the box with plain SQL.</w:t>
      </w:r>
    </w:p>
    <w:p w:rsidR="00000000" w:rsidDel="00000000" w:rsidP="00000000" w:rsidRDefault="00000000" w:rsidRPr="00000000" w14:paraId="00000033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10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Show the DLT DAG: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lineage automatically generated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data quality enforcement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logs and pipeline metadata recorded to a delta table</w:t>
      </w:r>
    </w:p>
    <w:p w:rsidR="00000000" w:rsidDel="00000000" w:rsidP="00000000" w:rsidRDefault="00000000" w:rsidRPr="00000000" w14:paraId="00000039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11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Show the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DLT - Retail Data Quality Stats dashboard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 Our pipeline now reliably produces gold data. What if I want a Secure Data platform with proper Data Governance?</w:t>
      </w:r>
    </w:p>
    <w:p w:rsidR="00000000" w:rsidDel="00000000" w:rsidP="00000000" w:rsidRDefault="00000000" w:rsidRPr="00000000" w14:paraId="0000003C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12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Change to the SQL Persona. Look for the catalog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dbdemos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 Open it and browse securable objects showing permissions and lineage UC’s capabilities.</w:t>
      </w:r>
    </w:p>
    <w:p w:rsidR="00000000" w:rsidDel="00000000" w:rsidP="00000000" w:rsidRDefault="00000000" w:rsidRPr="00000000" w14:paraId="0000003F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Barlow" w:cs="Barlow" w:eastAsia="Barlow" w:hAnsi="Barlow"/>
          <w:i w:val="1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13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Open the SQL editor interface. On the left, look for catalog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dbdemos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, schema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lakehouse_churn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 Query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SELECT * FROM churn_users;</w:t>
      </w:r>
    </w:p>
    <w:p w:rsidR="00000000" w:rsidDel="00000000" w:rsidP="00000000" w:rsidRDefault="00000000" w:rsidRPr="00000000" w14:paraId="00000042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Show how easily an Analyst can do ad-hoc queries on top of the data while accessing only the data he has access to.</w:t>
      </w:r>
    </w:p>
    <w:p w:rsidR="00000000" w:rsidDel="00000000" w:rsidP="00000000" w:rsidRDefault="00000000" w:rsidRPr="00000000" w14:paraId="00000043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14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Mention the DA can build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Visualisations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Dashboards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 from the query. Build a simple visualization (visualization type: pie, X: churn, Y: count(user_id)).</w:t>
      </w:r>
    </w:p>
    <w:p w:rsidR="00000000" w:rsidDel="00000000" w:rsidP="00000000" w:rsidRDefault="00000000" w:rsidRPr="00000000" w14:paraId="00000046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arlow" w:cs="Barlow" w:eastAsia="Barlow" w:hAnsi="Barl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sz w:val="20"/>
          <w:szCs w:val="20"/>
          <w:rtl w:val="0"/>
        </w:rPr>
        <w:t xml:space="preserve">Step 15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: Go back to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rtl w:val="0"/>
        </w:rPr>
        <w:t xml:space="preserve">Customer Churn - Universal Dashboard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Conclude how easily the data team collaborated on the lakehouse platform to build this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arlow" w:cs="Barlow" w:eastAsia="Barlow" w:hAnsi="Barlow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Remember the last step of the maturity curve: automated decision-making. We can automate targeted marketing mail to the most strategic customers.</w:t>
      </w:r>
    </w:p>
    <w:p w:rsidR="00000000" w:rsidDel="00000000" w:rsidP="00000000" w:rsidRDefault="00000000" w:rsidRPr="00000000" w14:paraId="0000004B">
      <w:pPr>
        <w:rPr>
          <w:rFonts w:ascii="Barlow" w:cs="Barlow" w:eastAsia="Barlow" w:hAnsi="Barlow"/>
          <w:b w:val="1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rfpcu9et3vrc" w:id="3"/>
      <w:bookmarkEnd w:id="3"/>
      <w:r w:rsidDel="00000000" w:rsidR="00000000" w:rsidRPr="00000000">
        <w:rPr>
          <w:rtl w:val="0"/>
        </w:rPr>
        <w:t xml:space="preserve">Demo recording example:</w:t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Note that this recording is using the old demo content and will be updated soon. </w:t>
        <w:br w:type="textWrapping"/>
        <w:t xml:space="preserve">However the demo narrative is similar (with the addition of UC).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2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3371850" cy="1454814"/>
              <wp:effectExtent b="0" l="0" r="0" t="0"/>
              <wp:docPr id="1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6"/>
                      <a:srcRect b="49086" l="5448" r="37820" t="2337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1850" cy="145481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Access the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Barlow" w:cs="Barlow" w:eastAsia="Barlow" w:hAnsi="Barlow"/>
          <w:b w:val="1"/>
        </w:rPr>
      </w:pPr>
      <w:bookmarkStart w:colFirst="0" w:colLast="0" w:name="_ef49utxgmyo1" w:id="4"/>
      <w:bookmarkEnd w:id="4"/>
      <w:r w:rsidDel="00000000" w:rsidR="00000000" w:rsidRPr="00000000">
        <w:rPr>
          <w:rtl w:val="0"/>
        </w:rPr>
        <w:t xml:space="preserve">Narrative points - slides: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Slide 2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- Data Maturity Curve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Companies that do well are on the right hand side of the maturity curve.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Left hand side of the maturity curve is a “given” in 2022, your competition is taking it further.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Data Warehouses are great at the left part of it, Data Lakes are great at the right part of it.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Lakehouses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are great at both. </w:t>
      </w:r>
    </w:p>
    <w:p w:rsidR="00000000" w:rsidDel="00000000" w:rsidP="00000000" w:rsidRDefault="00000000" w:rsidRPr="00000000" w14:paraId="00000055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Slide 3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- Databricks Lakehouse Platform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Simple, Open,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Milticloud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architecture. But why should you care? 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Simple: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(1) Improved productivity, accelerate project delivery to business lines.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(2) Lower barrier of entry.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(3) Ability to tackle more complex use cases. 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Open: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(1) Versatile partner and technology ecosystem.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(2) Lower vendor lock-in.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Multi-cloud: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(1) Consistent experience across clouds reduces cloud-vendor lock-in.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(2) Reliance on one cloud is an existential threat for some companies.</w:t>
      </w:r>
    </w:p>
    <w:p w:rsidR="00000000" w:rsidDel="00000000" w:rsidP="00000000" w:rsidRDefault="00000000" w:rsidRPr="00000000" w14:paraId="00000062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Slide 4&amp;5 - OPTIONAL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- You can skip those and introduce the retail context in Slide 3 instead - Lakehouse for C360 &amp; Personalization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(1) The lakehouse enables retailers to build out a customer 360 platform at scale.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(2) Describe briefly from left to right citing a few data source examples and use cases.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(3) Transition to the demo: Today we well focus on reducing customer churn.</w:t>
      </w:r>
    </w:p>
    <w:p w:rsidR="00000000" w:rsidDel="00000000" w:rsidP="00000000" w:rsidRDefault="00000000" w:rsidRPr="00000000" w14:paraId="00000067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Slide 6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- Demo: C360 Lakehouse for online retail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For the demo, we’ll take the example of a retail company having experienced a revenue decline due to recent market events and competition. Our management determines we need to focus marketing efforts on the most strategic customers.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Our team needs to ingest / train ML model / build predictive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Slide 7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- What it takes to implement a data project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(1) DE, BI Analyst and DS missions to implement this data project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(2) Different stacks/tooling lead to 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siloed data -&gt; implies data dependencies and costly data replication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Limit collaboration between, slowing use-cases time-to-production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(3) Compliance risk as governance models are fundamentally incompatible</w:t>
      </w:r>
    </w:p>
    <w:p w:rsidR="00000000" w:rsidDel="00000000" w:rsidP="00000000" w:rsidRDefault="00000000" w:rsidRPr="00000000" w14:paraId="00000070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rtl w:val="0"/>
        </w:rPr>
        <w:t xml:space="preserve">Slide 8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- The Lakehouse is simple</w:t>
      </w:r>
    </w:p>
    <w:p w:rsidR="00000000" w:rsidDel="00000000" w:rsidP="00000000" w:rsidRDefault="00000000" w:rsidRPr="00000000" w14:paraId="00000072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Bottom-up presentation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jjwqbmqgtf79" w:id="5"/>
      <w:bookmarkEnd w:id="5"/>
      <w:r w:rsidDel="00000000" w:rsidR="00000000" w:rsidRPr="00000000">
        <w:rPr>
          <w:sz w:val="40"/>
          <w:szCs w:val="40"/>
          <w:rtl w:val="0"/>
        </w:rPr>
        <w:t xml:space="preserve">Narrative points - platform:</w:t>
      </w:r>
    </w:p>
    <w:p w:rsidR="00000000" w:rsidDel="00000000" w:rsidP="00000000" w:rsidRDefault="00000000" w:rsidRPr="00000000" w14:paraId="00000078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255"/>
        <w:gridCol w:w="4515"/>
        <w:tblGridChange w:id="0">
          <w:tblGrid>
            <w:gridCol w:w="1590"/>
            <w:gridCol w:w="3255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rtl w:val="0"/>
              </w:rPr>
              <w:t xml:space="preserve">Talking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rtl w:val="0"/>
              </w:rPr>
              <w:t xml:space="preserve">So what, who cares?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DBSQL - Dashboards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Built-in BI functionality, other BI tool pluggability.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Track your business metrics, data driven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DBSQL - Dashboards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Data coming from ML models and traditional BI metrics (Lakehouse).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Lakehouse architecture collides worlds of BI and AI without data and compute duplication.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Ability to support more complex use cases natively (the 2 parts of the data maturity curve, what happened/will happen).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Persona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Same platform, but  specialized for your task.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Lakehouse architecture allows you to perform multiple tasks within the same governance framework that would traditionally require different platforms.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Improved collaboration.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Native access control functionality.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Easy and powerful security mechanics at enterprise scale.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Git integration.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Native ability to plug repos into a CI/CD pipeline improves your productionisation velocity.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Notebook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Multi-language support.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Improves development productivity by giving them one tool to use instead of having to pick one language.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Clusters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Autoscaling.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Decoupled compute and storage, ability to scale them independently.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Improves scalability of the platform, helps control cost.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Clusters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Runtime / photon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Best spark engine, providing the best TCO to optimize cost / speed. </w:t>
              <w:br w:type="textWrapping"/>
              <w:t xml:space="preserve">Maintains consistency between production and development, reduces development friction.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Data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Unity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Single place to handle all your security/governance: table ACL, lineage, audit log and other objects like ML Models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DLT -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Accelerate and simplify ETL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Enable analysts and data engineers to innovate rapidly with simple pipeline development and maintenance. Build advanced workload in pure SQL.</w:t>
              <w:br w:type="textWrapping"/>
              <w:t xml:space="preserve">Self-optimization and auto-scaling data pipelines for batch or streaming processing (TCO)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DLT -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Trust your data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Ensure accurate and useful BI, Data Science, and ML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DLT -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Automating complex administrative tasks and gaining broader visibility into pipeline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Remove operational complexity, Improve team efficiency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ML - MLFlow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Run / Registry 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Model governance, regulation. Know what’s deployed where.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ML notebook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Databricks ML runtime/autoML/notebook/MLFlow…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The most advanced ML platform to simplify and accelerate your ML projects (from Lowcode to advanced DL projects)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ML - DLT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Running inference as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Value of the Lakehouse: can load ML model designed by another team and apply inference in batch or realtime to refresh dashboarding / data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DLT - 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DAG UI.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Lineage, track dependencies for regulation / governance. Simple, accessible data pipeline for non-data engineer (data analysts)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DLT - 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Data Quality Dashboard.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Leverage the lakehouse to analyze your data and react when data quality changes, ensuring the right data is delivered to business lines.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Schedule Jobs.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Databricks does  not require an external scheduler, lowering the level of entry for users to productionize their work.</w:t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h41v9qatdchf" w:id="6"/>
      <w:bookmarkEnd w:id="6"/>
      <w:r w:rsidDel="00000000" w:rsidR="00000000" w:rsidRPr="00000000">
        <w:rPr>
          <w:rtl w:val="0"/>
        </w:rPr>
        <w:t xml:space="preserve">Evaluation Criteria:</w:t>
      </w:r>
    </w:p>
    <w:p w:rsidR="00000000" w:rsidDel="00000000" w:rsidP="00000000" w:rsidRDefault="00000000" w:rsidRPr="00000000" w14:paraId="000000BA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See </w:t>
      </w:r>
      <w:hyperlink r:id="rId28">
        <w:r w:rsidDel="00000000" w:rsidR="00000000" w:rsidRPr="00000000">
          <w:rPr>
            <w:rFonts w:ascii="Barlow" w:cs="Barlow" w:eastAsia="Barlow" w:hAnsi="Barlow"/>
            <w:color w:val="1155cc"/>
            <w:u w:val="single"/>
            <w:rtl w:val="0"/>
          </w:rPr>
          <w:t xml:space="preserve">demo deck</w:t>
        </w:r>
      </w:hyperlink>
      <w:r w:rsidDel="00000000" w:rsidR="00000000" w:rsidRPr="00000000">
        <w:rPr>
          <w:rFonts w:ascii="Barlow" w:cs="Barlow" w:eastAsia="Barlow" w:hAnsi="Barlow"/>
          <w:rtl w:val="0"/>
        </w:rPr>
        <w:t xml:space="preserve"> for the evaluation criterias</w:t>
      </w:r>
      <w:r w:rsidDel="00000000" w:rsidR="00000000" w:rsidRPr="00000000">
        <w:rPr>
          <w:rtl w:val="0"/>
        </w:rPr>
      </w:r>
    </w:p>
    <w:sectPr>
      <w:head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avichandan CV" w:id="0" w:date="2022-12-09T05:21:48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name is "Churn Prediction Dashboard - Universal"</w:t>
      </w:r>
    </w:p>
  </w:comment>
  <w:comment w:author="Grzegorz Rusin" w:id="1" w:date="2022-12-12T14:36:19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7.png"/><Relationship Id="rId21" Type="http://schemas.openxmlformats.org/officeDocument/2006/relationships/image" Target="media/image13.png"/><Relationship Id="rId24" Type="http://schemas.openxmlformats.org/officeDocument/2006/relationships/image" Target="media/image1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go/field-demos" TargetMode="External"/><Relationship Id="rId26" Type="http://schemas.openxmlformats.org/officeDocument/2006/relationships/image" Target="media/image1.png"/><Relationship Id="rId25" Type="http://schemas.openxmlformats.org/officeDocument/2006/relationships/hyperlink" Target="https://drive.google.com/file/d/1uYEbwZqymRFHcX39rTb0r8DcntqE9n_1/view?usp=sharing" TargetMode="External"/><Relationship Id="rId28" Type="http://schemas.openxmlformats.org/officeDocument/2006/relationships/hyperlink" Target="https://docs.google.com/presentation/d/1-6YMEgjvOu8gE9RuOLPcHQmJElYzkzIAafPDTTbElJ4/edit#slide=id.g123ac8b8924_0_606" TargetMode="External"/><Relationship Id="rId27" Type="http://schemas.openxmlformats.org/officeDocument/2006/relationships/hyperlink" Target="https://drive.google.com/file/d/1uYEbwZqymRFHcX39rTb0r8DcntqE9n_1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eader" Target="header1.xml"/><Relationship Id="rId7" Type="http://schemas.openxmlformats.org/officeDocument/2006/relationships/hyperlink" Target="https://docs.google.com/presentation/d/16q-YsnV9WN1kxNAnMPDkSTI12dic6p85EDATZHOh3Ds/edit#slide=id.g18c74dbe275_0_880" TargetMode="External"/><Relationship Id="rId8" Type="http://schemas.openxmlformats.org/officeDocument/2006/relationships/image" Target="media/image9.png"/><Relationship Id="rId11" Type="http://schemas.openxmlformats.org/officeDocument/2006/relationships/image" Target="media/image1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